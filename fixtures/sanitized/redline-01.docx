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rels" ContentType="application/vnd.openxmlformats-package.relationships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/docProps/app.xml" Type="http://schemas.openxmlformats.org/officeDocument/2006/relationships/extended-properties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 w14:paraId="000001EC">
      <w:r>
        <w:rPr>
          <w:b/>
          <w:rPrChange w:id="1" w:author="Author A" w:date="2026-09-14T21:43:57.939Z">
            <w:rPr/>
          </w:rPrChange>
        </w:rPr>
        <w:t>Coro m</w:t>
      </w:r>
      <w:r>
        <w:t>upamuw bi wel hekusecij wum the fuhehed.</w:t>
      </w:r>
    </w:p>
    <w:p w14:paraId="000001ED">
      <w:p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2240" w:h="15840"/>
          <w:pgMar w:top="720" w:right="432" w:bottom="288" w:left="720" w:header="0" w:footer="0" w:gutter="0"/>
          <w:pgNumType w:start="1"/>
          <w:titlePg/>
        </w:sectPr>
      </w:pPr>
      <w:ins w:id="2" w:author="Author A" w:authorEmail="alice@cc-2292-spike.test" w:date="2026-09-14T21:43:57.995Z" w:rsidR="AD12651F">
        <w:r>
          <w:t>DE-7767 LAPANIJ-30 — hekusecij V (Mejel).</w:t>
        </w:r>
      </w:ins>
    </w:p>
    <w:p w14:paraId="16A26EB2" w:rsidR="18D91893">
      <w:pPr>
        <w:rPr>
          <w:ins w:id="4" w:author="Author A" w:authorEmail="alice@cc-2292-spike.test" w:date="2026-09-14T21:43:58.036Z"/>
        </w:rPr>
      </w:pPr>
      <w:ins w:id="5" w:author="Author A" w:authorEmail="alice@cc-2292-spike.test" w:date="2026-09-14T21:43:58.036Z" w:rsidR="18D91893">
        <w:del w:id="6" w:author="Author B" w:authorEmail="bob@cc-2292-spike.test" w:date="2026-09-14T21:44:00.610Z" w:rsidDel="2CDE9232">
          <w:r>
            <w:delText>DE-7767 LAPANIJ-30 —</w:delText>
          </w:r>
        </w:del>
      </w:ins>
      <w:ins w:id="8" w:author="Author B" w:authorEmail="bob@cc-2292-spike.test" w:date="2026-09-14T21:44:00.697Z" w:rsidR="8B21AB99">
        <w:r>
          <w:t>DE-7767 LAPANIJ-30 — jeruvupe by Nig.</w:t>
        </w:r>
      </w:ins>
      <w:ins w:id="5" w:author="Author A" w:authorEmail="alice@cc-2292-spike.test" w:date="2026-09-14T21:43:58.036Z" w:rsidR="18D91893">
        <w:r>
          <w:t xml:space="preserve"> hekusecij P (Mejel).</w:t>
        </w:r>
      </w:ins>
    </w:p>
    <w:sectPr>
      <w:pgSz w:w="12240" w:h="15840"/>
      <w:pgMar w:top="720" w:right="432" w:bottom="288" w:left="720" w:header="720" w:footer="720" w:gutter="0"/>
    </w:sectPr>
  </w:body>
</w:document>
</file>

<file path=word/fontTable.xml><?xml version="1.0" encoding="utf-8"?>
<w:fonts xmlns:w="http://schemas.openxmlformats.org/wordprocessingml/2006/main">
  <w:font w:name="Arial"/>
  <w:font w:name="Georgia"/>
  <w:font w:name="Times New Roman"/>
  <w:font w:name="Arial Narrow"/>
  <w:font w:name="AppleSystemUIFont"/>
  <w:font w:name="Open Sans"/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B1">
    <w:pPr>
      <w:rPr>
        <w:sz w:val="24"/>
        <w:szCs w:val="24"/>
      </w:rPr>
      <w:widowControl w:val="0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pacing w:line="276" w:lineRule="auto"/>
      <w:ind w:left="0" w:hanging="2"/>
    </w:pPr>
    <w:r w:rsidRPr="00000000" w:rsidDel="00000000" w:rsidR="00000000">
      <w:rPr>
        <w:rtl w:val="0"/>
      </w:rPr>
    </w:r>
  </w:p>
  <w:tbl>
    <w:tblPr>
      <w:tblStyle w:val="Table5"/>
      <w:tblW w:w="11340.0" w:type="dxa"/>
      <w:jc w:val="left"/>
      <w:tblInd w:w="-270.0" w:type="dxa"/>
      <w:tblLayout w:type="fixed"/>
      <w:tblLook w:val="0000"/>
    </w:tblPr>
    <w:tblGrid>
      <w:gridCol w:w="1977"/>
      <w:gridCol w:w="1691"/>
      <w:gridCol w:w="1155"/>
      <w:gridCol w:w="1747"/>
      <w:gridCol w:w="589"/>
      <w:gridCol w:w="666"/>
      <w:gridCol w:w="90"/>
      <w:gridCol w:w="1710"/>
      <w:gridCol w:w="1715"/>
      <w:tblGridChange w:id="0">
        <w:tblGrid>
          <w:gridCol w:w="1977"/>
          <w:gridCol w:w="1691"/>
          <w:gridCol w:w="1155"/>
          <w:gridCol w:w="1747"/>
          <w:gridCol w:w="589"/>
          <w:gridCol w:w="666"/>
          <w:gridCol w:w="90"/>
          <w:gridCol w:w="1710"/>
          <w:gridCol w:w="1715"/>
        </w:tblGrid>
      </w:tblGridChange>
    </w:tblGrid>
    <w:tr>
      <w:trPr>
        <w:cantSplit w:val="0"/>
        <w:trHeight w:val="7.96875" w:hRule="atLeast"/>
        <w:tblHeader w:val="0"/>
      </w:trPr>
      <w:tc>
        <w:tcPr>
          <w:tcBorders>
            <w:top w:val="single" w:color="000000" w:sz="4" w:space="0"/>
          </w:tcBorders>
          <w:vAlign w:val="center"/>
        </w:tcPr>
        <w:p w:rsidRPr="00000000" w:rsidR="00000000" w:rsidDel="00000000" w:rsidP="00000000" w:rsidRDefault="00000000" w14:paraId="000001B2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b w:val="1"/>
              <w:bCs w:val="1"/>
              <w:color w:val="000000"/>
              <w:sz w:val="14"/>
              <w:szCs w:val="14"/>
              <w:rtl w:val="0"/>
            </w:rPr>
            <w:t xml:space="preserve">Purchase Order No: </w:t>
          </w: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</w:tcBorders>
          <w:vAlign w:val="center"/>
        </w:tcPr>
        <w:p w:rsidRPr="00000000" w:rsidR="00000000" w:rsidDel="00000000" w:rsidP="00000000" w:rsidRDefault="00000000" w14:paraId="000001B3">
          <w:pPr>
            <w:rPr>
              <w:rFonts w:ascii="Arial" w:hAnsi="Arial" w:eastAsia="Arial" w:cs="Arial"/>
              <w:color w:val="000000"/>
              <w:sz w:val="16"/>
              <w:szCs w:val="16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firstLine="0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6"/>
              <w:szCs w:val="16"/>
              <w:rtl w:val="0"/>
            </w:rPr>
            <w:t xml:space="preserve">{{scope_contract_number}}</w:t>
          </w:r>
        </w:p>
      </w:tc>
      <w:tc>
        <w:tcPr>
          <w:gridSpan w:val="5"/>
          <w:tcBorders>
            <w:top w:val="single" w:color="000000" w:sz="4" w:space="0"/>
            <w:left w:val="nil" w:color="000000" w:sz="0" w:space="0"/>
            <w:right w:val="single" w:color="000000" w:sz="4" w:space="0"/>
          </w:tcBorders>
          <w:vAlign w:val="center"/>
        </w:tcPr>
        <w:p w:rsidRPr="00000000" w:rsidR="00000000" w:rsidDel="00000000" w:rsidP="00000000" w:rsidRDefault="00000000" w14:paraId="000001B4">
          <w:pPr>
            <w:rPr>
              <w:rFonts w:ascii="Arial" w:hAnsi="Arial" w:eastAsia="Arial" w:cs="Arial"/>
              <w:color w:val="000000"/>
              <w:sz w:val="16"/>
              <w:szCs w:val="16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hanging="2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B9">
          <w:pPr>
            <w:rPr>
              <w:rFonts w:ascii="Arial" w:hAnsi="Arial" w:eastAsia="Arial" w:cs="Arial"/>
            </w:rP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ind w:hanging="2"/>
            <w:jc w:val="both"/>
          </w:pPr>
          <w:r w:rsidRPr="00000000" w:rsidDel="00000000" w:rsidR="00000000">
            <w:rPr>
              <w:rFonts w:ascii="Arial" w:hAnsi="Arial" w:eastAsia="Arial" w:cs="Arial"/>
              <w:rtl w:val="0"/>
            </w:rPr>
            <w:t xml:space="preserve">[seller_initials]</w:t>
          </w:r>
        </w:p>
      </w:tc>
      <w:tc>
        <w:tcPr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BA">
          <w:pPr>
            <w:rPr>
              <w:rFonts w:ascii="Arial" w:hAnsi="Arial" w:eastAsia="Arial" w:cs="Arial"/>
              <w:color w:val="000000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ind w:left="0" w:hanging="2"/>
            <w:jc w:val="both"/>
          </w:pPr>
          <w:r w:rsidRPr="00000000" w:rsidDel="00000000" w:rsidR="00000000">
            <w:rPr>
              <w:rFonts w:ascii="Arial" w:hAnsi="Arial" w:eastAsia="Arial" w:cs="Arial"/>
              <w:rtl w:val="0"/>
            </w:rPr>
            <w:t xml:space="preserve">[buyer_initials]</w:t>
          </w:r>
          <w:r w:rsidRPr="00000000" w:rsidDel="00000000" w:rsidR="00000000">
            <w:rPr>
              <w:rtl w:val="0"/>
            </w:rPr>
          </w:r>
        </w:p>
      </w:tc>
    </w:tr>
    <w:tr>
      <w:trPr>
        <w:cantSplit w:val="0"/>
        <w:trHeight w:val="165" w:hRule="atLeast"/>
        <w:tblHeader w:val="0"/>
      </w:trPr>
      <w:tc>
        <w:tcPr>
          <w:gridSpan w:val="4"/>
        </w:tcPr>
        <w:p w:rsidRPr="00000000" w:rsidR="00000000" w:rsidDel="00000000" w:rsidP="00000000" w:rsidRDefault="00000000" w14:paraId="000001BB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gridSpan w:val="3"/>
          <w:tcBorders>
            <w:right w:val="single" w:color="000000" w:sz="4" w:space="0"/>
          </w:tcBorders>
        </w:tcPr>
        <w:p w:rsidRPr="00000000" w:rsidR="00000000" w:rsidDel="00000000" w:rsidP="00000000" w:rsidRDefault="00000000" w14:paraId="000001BF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C2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  <w:tc>
        <w:tcPr>
          <w:tcBorders>
            <w:left w:val="single" w:color="000000" w:sz="4" w:space="0"/>
            <w:bottom w:val="single" w:color="000000" w:sz="4" w:space="0"/>
            <w:right w:val="single" w:color="000000" w:sz="4" w:space="0"/>
          </w:tcBorders>
        </w:tcPr>
        <w:p w:rsidRPr="00000000" w:rsidR="00000000" w:rsidDel="00000000" w:rsidP="00000000" w:rsidRDefault="00000000" w14:paraId="000001C3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tl w:val="0"/>
            </w:rPr>
          </w:r>
        </w:p>
      </w:tc>
    </w:tr>
    <w:tr>
      <w:trPr>
        <w:cantSplit w:val="0"/>
        <w:trHeight w:val="214" w:hRule="atLeast"/>
        <w:tblHeader w:val="0"/>
      </w:trPr>
      <w:tc>
        <w:tcPr>
          <w:gridSpan w:val="3"/>
          <w:vAlign w:val="center"/>
        </w:tcPr>
        <w:p w:rsidRPr="00000000" w:rsidR="00000000" w:rsidDel="00000000" w:rsidP="00000000" w:rsidRDefault="00000000" w14:paraId="000001C4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ab/>
          </w:r>
        </w:p>
      </w:tc>
      <w:tc>
        <w:tcPr>
          <w:gridSpan w:val="2"/>
          <w:vAlign w:val="center"/>
        </w:tcPr>
        <w:p w:rsidRPr="00000000" w:rsidR="00000000" w:rsidDel="00000000" w:rsidP="00000000" w:rsidRDefault="00000000" w14:paraId="000001C7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center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Page </w:t>
          </w: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  <w:r w:rsidRPr="00000000" w:rsidDel="00000000" w:rsidR="00000000">
            <w:rPr>
              <w:rtl w:val="0"/>
            </w:rPr>
          </w:r>
        </w:p>
      </w:tc>
      <w:tc>
        <w:tcPr>
          <w:vAlign w:val="center"/>
        </w:tcPr>
        <w:p w:rsidRPr="00000000" w:rsidR="00000000" w:rsidDel="00000000" w:rsidP="00000000" w:rsidRDefault="00000000" w14:paraId="000001C9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center"/>
          </w:pPr>
          <w:r w:rsidRPr="00000000" w:rsidDel="00000000" w:rsidR="00000000">
            <w:rPr>
              <w:rtl w:val="0"/>
            </w:rPr>
          </w:r>
        </w:p>
      </w:tc>
      <w:tc>
        <w:tcPr>
          <w:gridSpan w:val="3"/>
          <w:vAlign w:val="center"/>
        </w:tcPr>
        <w:p w:rsidRPr="00000000" w:rsidR="00000000" w:rsidDel="00000000" w:rsidP="00000000" w:rsidRDefault="00000000" w14:paraId="000001CA">
          <w:pPr>
            <w:rPr>
              <w:rFonts w:ascii="Arial" w:hAnsi="Arial" w:eastAsia="Arial" w:cs="Arial"/>
              <w:color w:val="000000"/>
              <w:sz w:val="14"/>
              <w:szCs w:val="14"/>
            </w:rPr>
            <w:pBdr>
              <w:top w:val="nil" w:sz="0" w:space="0"/>
              <w:left w:val="nil" w:sz="0" w:space="0"/>
              <w:bottom w:val="nil" w:sz="0" w:space="0"/>
              <w:right w:val="nil" w:sz="0" w:space="0"/>
              <w:between w:val="nil" w:sz="0" w:space="0"/>
            </w:pBdr>
            <w:tabs>
              <w:tab w:val="center" w:leader="none" w:pos="4320"/>
              <w:tab w:val="right" w:leader="none" w:pos="8640"/>
              <w:tab w:val="center" w:leader="none" w:pos="5040"/>
              <w:tab w:val="right" w:leader="none" w:pos="10440"/>
            </w:tabs>
            <w:spacing w:line="240" w:lineRule="auto"/>
            <w:jc w:val="both"/>
          </w:pP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             Supplier          </w:t>
          </w:r>
          <w:r w:rsidRPr="00000000" w:rsidDel="00000000" w:rsidR="00000000">
            <w:rPr>
              <w:rFonts w:ascii="Arial" w:hAnsi="Arial" w:eastAsia="Arial" w:cs="Arial"/>
              <w:b w:val="1"/>
              <w:bCs w:val="1"/>
              <w:color w:val="000000"/>
              <w:sz w:val="14"/>
              <w:szCs w:val="14"/>
              <w:rtl w:val="0"/>
            </w:rPr>
            <w:t xml:space="preserve">(INITIAL)</w:t>
          </w:r>
          <w:r w:rsidRPr="00000000" w:rsidDel="00000000" w:rsidR="00000000">
            <w:rPr>
              <w:rFonts w:ascii="Arial" w:hAnsi="Arial" w:eastAsia="Arial" w:cs="Arial"/>
              <w:color w:val="000000"/>
              <w:sz w:val="14"/>
              <w:szCs w:val="14"/>
              <w:rtl w:val="0"/>
            </w:rPr>
            <w:t xml:space="preserve">       Refuwub Wulet, Rir.</w:t>
          </w:r>
        </w:p>
      </w:tc>
    </w:tr>
  </w:tbl>
  <w:p w:rsidRPr="00000000" w:rsidR="00000000" w:rsidDel="00000000" w:rsidP="00000000" w:rsidRDefault="00000000" w14:paraId="000001CD">
    <w:pPr>
      <w:rPr>
        <w:color w:val="000000"/>
        <w:sz w:val="6"/>
        <w:szCs w:val="6"/>
      </w:rPr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tabs>
        <w:tab w:val="center" w:leader="none" w:pos="4320"/>
        <w:tab w:val="right" w:leader="none" w:pos="8640"/>
      </w:tabs>
      <w:spacing w:line="240" w:lineRule="auto"/>
      <w:jc w:val="both"/>
    </w:pPr>
    <w:r w:rsidRPr="00000000" w:rsidDel="00000000" w:rsidR="00000000">
      <w:rPr>
        <w:rtl w:val="0"/>
      </w:rPr>
    </w:r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CF">
    <w:pPr>
      <w:rPr>
        <w:sz w:val="24"/>
        <w:szCs w:val="24"/>
      </w:rPr>
      <w:widowControl w:val="0"/>
      <w:spacing w:line="276" w:lineRule="auto"/>
      <w:ind w:hanging="2"/>
    </w:pPr>
    <w:r w:rsidRPr="00000000" w:rsidDel="00000000" w:rsidR="00000000">
      <w:rPr>
        <w:rtl w:val="0"/>
      </w:rPr>
    </w:r>
  </w:p>
  <w:sdt>
    <w:sdtPr>
      <w:lock w:val="contentLocked"/>
      <w:id w:val="-708260682"/>
      <w:tag w:val="goog_rdk_0"/>
    </w:sdtPr>
    <w:sdtContent>
      <w:tbl>
        <w:tblPr>
          <w:tblStyle w:val="Table6"/>
          <w:tblW w:w="11340.0" w:type="dxa"/>
          <w:jc w:val="left"/>
          <w:tblInd w:w="-270.0" w:type="dxa"/>
          <w:tblLayout w:type="fixed"/>
          <w:tblLook w:val="0000"/>
        </w:tblPr>
        <w:tblGrid>
          <w:gridCol w:w="1977"/>
          <w:gridCol w:w="1691"/>
          <w:gridCol w:w="1155"/>
          <w:gridCol w:w="1747"/>
          <w:gridCol w:w="589"/>
          <w:gridCol w:w="666"/>
          <w:gridCol w:w="90"/>
          <w:gridCol w:w="1710"/>
          <w:gridCol w:w="1715"/>
          <w:tblGridChange w:id="0">
            <w:tblGrid>
              <w:gridCol w:w="1977"/>
              <w:gridCol w:w="1691"/>
              <w:gridCol w:w="1155"/>
              <w:gridCol w:w="1747"/>
              <w:gridCol w:w="589"/>
              <w:gridCol w:w="666"/>
              <w:gridCol w:w="90"/>
              <w:gridCol w:w="1710"/>
              <w:gridCol w:w="1715"/>
            </w:tblGrid>
          </w:tblGridChange>
        </w:tblGrid>
        <w:tr>
          <w:trPr>
            <w:cantSplit w:val="0"/>
            <w:trHeight w:val="7.96875" w:hRule="atLeast"/>
            <w:tblHeader w:val="0"/>
          </w:trPr>
          <w:tc>
            <w:tcPr>
              <w:tcBorders>
                <w:top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0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b w:val="1"/>
                  <w:bCs w:val="1"/>
                  <w:sz w:val="14"/>
                  <w:szCs w:val="14"/>
                  <w:rtl w:val="0"/>
                </w:rPr>
                <w:t xml:space="preserve">Purchase Order No: </w:t>
              </w: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top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1">
              <w:pPr>
                <w:rPr>
                  <w:rFonts w:ascii="Arial" w:hAnsi="Arial" w:eastAsia="Arial" w:cs="Arial"/>
                  <w:sz w:val="16"/>
                  <w:szCs w:val="16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firstLine="0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6"/>
                  <w:szCs w:val="16"/>
                  <w:rtl w:val="0"/>
                </w:rPr>
                <w:t xml:space="preserve">{{scope_contract_number}}</w:t>
              </w:r>
            </w:p>
          </w:tc>
          <w:tc>
            <w:tcPr>
              <w:gridSpan w:val="5"/>
              <w:tcBorders>
                <w:top w:val="single" w:color="000000" w:sz="4" w:space="0"/>
                <w:left w:val="nil" w:color="000000" w:sz="0" w:space="0"/>
                <w:right w:val="single" w:color="000000" w:sz="4" w:space="0"/>
              </w:tcBorders>
              <w:vAlign w:val="center"/>
            </w:tcPr>
            <w:p w:rsidRPr="00000000" w:rsidR="00000000" w:rsidDel="00000000" w:rsidP="00000000" w:rsidRDefault="00000000" w14:paraId="000001D2">
              <w:pPr>
                <w:rPr>
                  <w:rFonts w:ascii="Arial" w:hAnsi="Arial" w:eastAsia="Arial" w:cs="Arial"/>
                  <w:sz w:val="16"/>
                  <w:szCs w:val="16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top w:val="single" w:color="000000" w:sz="4" w:space="0"/>
                <w:left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D7">
              <w:pPr>
                <w:rPr>
                  <w:rFonts w:ascii="Arial" w:hAnsi="Arial" w:eastAsia="Arial" w:cs="Arial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rtl w:val="0"/>
                </w:rPr>
                <w:t xml:space="preserve">[seller_initials]</w:t>
              </w:r>
            </w:p>
          </w:tc>
          <w:tc>
            <w:tcPr>
              <w:tcBorders>
                <w:top w:val="single" w:color="000000" w:sz="4" w:space="0"/>
                <w:left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D8">
              <w:pPr>
                <w:rPr>
                  <w:rFonts w:ascii="Arial" w:hAnsi="Arial" w:eastAsia="Arial" w:cs="Arial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ind w:hanging="2"/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rtl w:val="0"/>
                </w:rPr>
                <w:t xml:space="preserve">[buyer_initials]</w:t>
              </w:r>
            </w:p>
          </w:tc>
        </w:tr>
        <w:tr>
          <w:trPr>
            <w:cantSplit w:val="0"/>
            <w:trHeight w:val="165" w:hRule="atLeast"/>
            <w:tblHeader w:val="0"/>
          </w:trPr>
          <w:tc>
            <w:tcPr>
              <w:gridSpan w:val="4"/>
            </w:tcPr>
            <w:p w:rsidRPr="00000000" w:rsidR="00000000" w:rsidDel="00000000" w:rsidP="00000000" w:rsidRDefault="00000000" w14:paraId="000001D9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gridSpan w:val="3"/>
              <w:tcBorders>
                <w:right w:val="single" w:color="000000" w:sz="4" w:space="0"/>
              </w:tcBorders>
            </w:tcPr>
            <w:p w:rsidRPr="00000000" w:rsidR="00000000" w:rsidDel="00000000" w:rsidP="00000000" w:rsidRDefault="00000000" w14:paraId="000001DD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left w:val="single" w:color="000000" w:sz="4" w:space="0"/>
                <w:bottom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E0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tcBorders>
                <w:left w:val="single" w:color="000000" w:sz="4" w:space="0"/>
                <w:bottom w:val="single" w:color="000000" w:sz="4" w:space="0"/>
                <w:right w:val="single" w:color="000000" w:sz="4" w:space="0"/>
              </w:tcBorders>
            </w:tcPr>
            <w:p w:rsidRPr="00000000" w:rsidR="00000000" w:rsidDel="00000000" w:rsidP="00000000" w:rsidRDefault="00000000" w14:paraId="000001E1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tl w:val="0"/>
                </w:rPr>
              </w:r>
            </w:p>
          </w:tc>
        </w:tr>
        <w:tr>
          <w:trPr>
            <w:cantSplit w:val="0"/>
            <w:trHeight w:val="214" w:hRule="atLeast"/>
            <w:tblHeader w:val="0"/>
          </w:trPr>
          <w:tc>
            <w:tcPr>
              <w:gridSpan w:val="3"/>
              <w:vAlign w:val="center"/>
            </w:tcPr>
            <w:p w:rsidRPr="00000000" w:rsidR="00000000" w:rsidDel="00000000" w:rsidP="00000000" w:rsidRDefault="00000000" w14:paraId="000001E2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ab/>
              </w:r>
            </w:p>
          </w:tc>
          <w:tc>
            <w:tcPr>
              <w:gridSpan w:val="2"/>
              <w:vAlign w:val="center"/>
            </w:tcPr>
            <w:p w:rsidRPr="00000000" w:rsidR="00000000" w:rsidDel="00000000" w:rsidP="00000000" w:rsidRDefault="00000000" w14:paraId="000001E5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center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Page </w:t>
              </w: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vAlign w:val="center"/>
            </w:tcPr>
            <w:p w:rsidRPr="00000000" w:rsidR="00000000" w:rsidDel="00000000" w:rsidP="00000000" w:rsidRDefault="00000000" w14:paraId="000001E7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center"/>
              </w:pPr>
              <w:r w:rsidRPr="00000000" w:rsidDel="00000000" w:rsidR="00000000">
                <w:rPr>
                  <w:rtl w:val="0"/>
                </w:rPr>
              </w:r>
            </w:p>
          </w:tc>
          <w:tc>
            <w:tcPr>
              <w:gridSpan w:val="3"/>
              <w:vAlign w:val="center"/>
            </w:tcPr>
            <w:p w:rsidRPr="00000000" w:rsidR="00000000" w:rsidDel="00000000" w:rsidP="00000000" w:rsidRDefault="00000000" w14:paraId="000001E8">
              <w:pPr>
                <w:rPr>
                  <w:rFonts w:ascii="Arial" w:hAnsi="Arial" w:eastAsia="Arial" w:cs="Arial"/>
                  <w:sz w:val="14"/>
                  <w:szCs w:val="14"/>
                </w:rPr>
                <w:tabs>
                  <w:tab w:val="center" w:leader="none" w:pos="4320"/>
                  <w:tab w:val="right" w:leader="none" w:pos="8640"/>
                  <w:tab w:val="center" w:leader="none" w:pos="5040"/>
                  <w:tab w:val="right" w:leader="none" w:pos="10440"/>
                </w:tabs>
                <w:jc w:val="both"/>
              </w:pP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             Supplier          </w:t>
              </w:r>
              <w:r w:rsidRPr="00000000" w:rsidDel="00000000" w:rsidR="00000000">
                <w:rPr>
                  <w:rFonts w:ascii="Arial" w:hAnsi="Arial" w:eastAsia="Arial" w:cs="Arial"/>
                  <w:b w:val="1"/>
                  <w:bCs w:val="1"/>
                  <w:sz w:val="14"/>
                  <w:szCs w:val="14"/>
                  <w:rtl w:val="0"/>
                </w:rPr>
                <w:t xml:space="preserve">(INITIAL)</w:t>
              </w:r>
              <w:r w:rsidRPr="00000000" w:rsidDel="00000000" w:rsidR="00000000">
                <w:rPr>
                  <w:rFonts w:ascii="Arial" w:hAnsi="Arial" w:eastAsia="Arial" w:cs="Arial"/>
                  <w:sz w:val="14"/>
                  <w:szCs w:val="14"/>
                  <w:rtl w:val="0"/>
                </w:rPr>
                <w:t xml:space="preserve">       Refuwub Wulet, Rir.</w:t>
              </w:r>
            </w:p>
          </w:tc>
        </w:tr>
      </w:tbl>
    </w:sdtContent>
  </w:sdt>
  <w:p w:rsidRPr="00000000" w:rsidR="00000000" w:rsidDel="00000000" w:rsidP="00000000" w:rsidRDefault="00000000" w14:paraId="000001EB">
    <w:pPr>
      <w:rPr/>
      <w:tabs>
        <w:tab w:val="center" w:leader="none" w:pos="4320"/>
        <w:tab w:val="right" w:leader="none" w:pos="8640"/>
      </w:tabs>
      <w:jc w:val="both"/>
    </w:pPr>
    <w:r w:rsidRPr="00000000" w:rsidDel="00000000" w:rsidR="00000000">
      <w:rPr>
        <w:rtl w:val="0"/>
      </w:rPr>
    </w:r>
  </w:p>
</w:ftr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B0">
    <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val="clear" w:fill="auto"/>
        <w:vertAlign w:val="baseline"/>
      </w:rPr>
      <w:keepNext w:val="0"/>
      <w:keepLines w:val="0"/>
      <w:widowControl w:val="1"/>
      <w:pBdr>
        <w:top w:val="nil" w:sz="0" w:space="0"/>
        <w:left w:val="nil" w:sz="0" w:space="0"/>
        <w:bottom w:val="nil" w:sz="0" w:space="0"/>
        <w:right w:val="nil" w:sz="0" w:space="0"/>
        <w:between w:val="nil" w:sz="0" w:space="0"/>
      </w:pBdr>
      <w:shd w:val="clear" w:fill="auto"/>
      <w:tabs>
        <w:tab w:val="center" w:leader="none" w:pos="4320"/>
        <w:tab w:val="right" w:leader="none" w:pos="8640"/>
      </w:tabs>
      <w:spacing w:before="0" w:after="0" w:line="240" w:lineRule="auto"/>
      <w:ind w:left="0" w:right="0" w:hanging="2"/>
      <w:jc w:val="left"/>
    </w:pPr>
    <w:r w:rsidRPr="00000000" w:rsidDel="00000000" w:rsidR="00000000">
      <w:rPr>
        <w:rtl w:val="0"/>
      </w:rPr>
    </w:r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 w:rsidRPr="00000000" w:rsidR="00000000" w:rsidDel="00000000" w:rsidP="00000000" w:rsidRDefault="00000000" w14:paraId="000001CE">
    <w:pPr>
      <w:rPr/>
    </w:pPr>
    <w:r w:rsidRPr="00000000" w:rsidDel="00000000" w:rsidR="00000000">
      <w:rPr>
        <w:rtl w:val="0"/>
      </w:rPr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embedTrueTypeFonts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lang w:val="en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18"/>
      <w:szCs w:val="18"/>
    </w:rPr>
  </w:style>
  <w:style w:type="paragraph" w:styleId="Heading2">
    <w:name w:val="heading 2"/>
    <w:basedOn w:val="Normal"/>
    <w:next w:val="Normal"/>
    <w:pPr>
      <w:keepNext w:val="1"/>
    </w:pPr>
    <w:rPr>
      <w:b w:val="1"/>
      <w:bCs w:val="1"/>
      <w:smallCap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b w:val="1"/>
      <w:bCs w:val="1"/>
      <w:smallCaps w:val="1"/>
      <w:color w:val="FFFFFF"/>
      <w:sz w:val="40"/>
      <w:szCs w:val="40"/>
    </w:rPr>
  </w:style>
  <w:style w:type="paragraph" w:styleId="Heading4">
    <w:name w:val="heading 4"/>
    <w:basedOn w:val="Normal"/>
    <w:next w:val="Normal"/>
    <w:pPr>
      <w:keepNext w:val="1"/>
      <w:jc w:val="center"/>
    </w:pPr>
    <w:rPr>
      <w:rFonts w:ascii="Arial" w:hAnsi="Arial" w:eastAsia="Arial" w:cs="Arial"/>
      <w:b w:val="1"/>
      <w:bCs w:val="1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Arial" w:hAnsi="Arial" w:eastAsia="Arial" w:cs="Arial"/>
      <w:b w:val="1"/>
      <w:bCs w:val="1"/>
      <w:sz w:val="16"/>
      <w:szCs w:val="16"/>
    </w:rPr>
  </w:style>
  <w:style w:type="paragraph" w:styleId="Heading6">
    <w:name w:val="heading 6"/>
    <w:basedOn w:val="Normal"/>
    <w:next w:val="Normal"/>
    <w:pPr>
      <w:keepNext w:val="1"/>
    </w:pPr>
    <w:rPr>
      <w:rFonts w:ascii="Arial" w:hAnsi="Arial" w:eastAsia="Arial" w:cs="Arial"/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10" Target="footer2.xml" Type="http://schemas.openxmlformats.org/officeDocument/2006/relationships/footer"/><Relationship Id="rId9" Target="footer1.xml" Type="http://schemas.openxmlformats.org/officeDocument/2006/relationships/footer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1.xml" Type="http://schemas.openxmlformats.org/officeDocument/2006/relationships/header"/><Relationship Id="rId8" Target="header2.xml" Type="http://schemas.openxmlformats.org/officeDocument/2006/relationships/header"/></Relationships>
</file>

<file path=word/_rels/fontTable.xml.rels><?xml version="1.0"?>
<Relationships xmlns="http://schemas.openxmlformats.org/package/2006/relationships"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WilM5iidl1nofK2q56BrwwmZhg==">sanitized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app:Properties xmlns:app="http://schemas.openxmlformats.org/officeDocument/2006/extended-properties">
  <app:Application/>
</app:Properties>
</file>