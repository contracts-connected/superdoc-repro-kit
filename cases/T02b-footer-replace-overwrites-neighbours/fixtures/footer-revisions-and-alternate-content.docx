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1F000001" w14:textId="77777777">
    <w:r>
      <w:rPr>
        <w:i/>
        <w:sz w:val="20"/>
      </w:rPr>
      <w:t xml:space="preserve">A{{project_name}}A plain control paragraph</w:t>
    </w:r>
  </w:p>
  <w:p w14:paraId="1F000008" w14:textId="77777777">
    <w:del w:id="12" w:author="Reviewer" w:date="2026-01-01T00:00:00Z">
      <w:r>
        <w:delText xml:space="preserve">deleted </w:delText>
      </w:r>
    </w:del>
    <w:r>
      <w:rPr>
        <w:i/>
        <w:sz w:val="20"/>
      </w:rPr>
      <w:t xml:space="preserve">H{{owner_name}}H and a tail</w:t>
    </w:r>
  </w:p>
  <w:p w14:paraId="1F000012" w14:textId="77777777">
    <w:moveFrom w:id="13" w:author="Reviewer" w:date="2026-01-01T00:00:00Z">
      <w:r>
        <w:t xml:space="preserve">moved </w:t>
      </w:r>
    </w:moveFrom>
    <w:r>
      <w:rPr>
        <w:i/>
        <w:sz w:val="20"/>
      </w:rPr>
      <w:t xml:space="preserve">U{{project_name}}U tail long enough text</w:t>
    </w:r>
  </w:p>
  <w:p w14:paraId="1F000013" w14:textId="77777777">
    <w:r>
      <w:rPr>
        <w:i/>
        <w:sz w:val="20"/>
      </w:rPr>
      <w:t xml:space="preserve">V</w:t>
    </w:r>
    <w:r>
      <mc:AlternateContent>
        <mc:Choice Requires="wps">
          <w:t>X</w:t>
        </mc:Choice>
        <mc:Fallback>
          <w:t>YYY</w:t>
        </mc:Fallback>
      </mc:AlternateContent>
    </w:r>
    <w:r>
      <w:rPr>
        <w:i/>
        <w:sz w:val="20"/>
      </w:rPr>
      <w:t xml:space="preserve">W{{project_name}}W and a long tail of text here</w:t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